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7"/>
          <w:szCs w:val="27"/>
        </w:rPr>
      </w:pPr>
      <w:r w:rsidDel="00000000" w:rsidR="00000000" w:rsidRPr="00000000">
        <w:rPr>
          <w:b w:val="1"/>
          <w:i w:val="1"/>
          <w:sz w:val="27"/>
          <w:szCs w:val="27"/>
          <w:rtl w:val="0"/>
        </w:rPr>
        <w:t xml:space="preserve">Muhammad al-Xorazmiy nomidagi Toshkent axborot texnologiyalari Universiteti</w:t>
      </w:r>
      <w:r w:rsidDel="00000000" w:rsidR="00000000" w:rsidRPr="00000000">
        <w:rPr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center"/>
        <w:rPr>
          <w:color w:val="2f5496"/>
          <w:sz w:val="27"/>
          <w:szCs w:val="27"/>
        </w:rPr>
      </w:pPr>
      <w:r w:rsidDel="00000000" w:rsidR="00000000" w:rsidRPr="00000000">
        <w:rPr>
          <w:color w:val="2f5496"/>
          <w:sz w:val="27"/>
          <w:szCs w:val="27"/>
        </w:rPr>
        <w:drawing>
          <wp:inline distB="114300" distT="114300" distL="114300" distR="114300">
            <wp:extent cx="2143125" cy="21431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 </w:t>
        <w:tab/>
        <w:tab/>
        <w:tab/>
        <w:t xml:space="preserve">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 Ehtimollar va Statistika Fanidan</w:t>
        <w:tab/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  <w:tab/>
        <w:tab/>
        <w:tab/>
        <w:tab/>
        <w:t xml:space="preserve">Mustaqil ish-2</w:t>
        <w:tab/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5040" w:firstLine="72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Bajardi:</w:t>
      </w:r>
      <w:r w:rsidDel="00000000" w:rsidR="00000000" w:rsidRPr="00000000">
        <w:rPr>
          <w:rtl w:val="0"/>
        </w:rPr>
        <w:t xml:space="preserve">Madaminov Samandar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D">
      <w:pPr>
        <w:ind w:left="50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5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0"/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Sana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Vaqt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Xizmat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Davomiylik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Tarif Davomi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18:35:35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20:07:36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9:49:27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9:54:05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10:41:44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10:42:54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11:14:01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13:48:50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13:56:02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14:38:24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15:40:23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16:04:44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16:21:57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16:53:25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17:13:15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17:17:15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17:45:41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18:46:39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18:53:52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19:36:25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21:05:12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7:57:19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11:21:48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11:39:12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12:03:46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12:20:28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12:23:46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12:29:20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12:42:25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12:52:34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12:53:43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12:57:31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14:57:37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14:58:56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15:18:32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15:44:16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15:51:51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15:53:45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15:58:45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15:59:46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16:01:38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20:57:21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21:24:14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6:50:04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6:50:55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7:48:05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14:19:41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18:37:47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19:51:44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21:06:55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11:01:47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11:03:48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11:10:18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11:30:53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13:00:17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21:48:14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7:14:29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8:17:58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13:46:40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16:41:52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16:54:45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17:02:06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20:45:55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21:29:55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23:31:29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15:55:10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15:58:39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16:07:27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16:38:47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16:41:02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16:41:52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16:54:45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17:02:06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20:45:55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21:29:55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23:31:29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9:21:13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9:21:58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9:44:37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9:45:53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9:47:04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9:48:26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9:49:53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10:05:34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10:33:34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12:53:03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13:07:30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14:05:46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14:10:19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14:29:23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14:31:49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14:35:53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14:55:17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15:05:49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15:08:29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15:11:54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16:31:26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16:46:48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17:13:20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18:05:11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19:07:31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19:34:05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10:15:20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10:31:38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10:35:16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11:23:16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11:35:24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11:55:35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12:38:56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12:43:09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16:11:05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16:27:55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16:34:40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16:41:34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17:31:26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17:32:45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17:53:50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17:56:14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19:22:30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18:21:36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19:31:53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19:36:43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19:59:59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20:16:51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20:22:08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20:55:41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21:05:52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21:08:17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8:22:52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8:38:15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8:41:07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9:10:11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10:51:31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11:18:34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13:00:19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13:27:12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13:57:56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13:58:23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13:59:06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13:59:07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17:30:48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17:55:54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18:15:16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18:38:28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18:39:19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20:35:13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20:37:15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21:25:13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21:30:24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21:30:24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5:33:21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7:28:44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7:37:20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7:37:21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8:19:01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11:27:11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11:28:27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11:29:16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6:08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12:51:31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12:52:49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12:55:36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13:00:08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13:02:19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15:17:04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16:21:54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16:46:31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17:20:28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17:26:44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18:06:40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18:07:27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19:41:09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8:45:42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9:11:16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13:26:53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13:28:16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14:00:02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14:44:52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15:18:22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18:23:01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10:38:16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11:44:35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14:04:56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14:07:11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14:39:34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14:45:13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16:10:08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17:01:27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17:33:09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18:39:27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20:26:08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21:06:09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7:29:17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9:46:39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11:52:40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12:36:07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12:45:11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13:57:22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14:01:51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14:39:52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14:44:16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16:59:33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Исх. SMS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17:00:39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20:01:19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20:02:31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4:22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22:09:00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8:14:03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10:26:48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10:29:36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10:32:13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10:35:51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11:14:49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11:25:07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11:26:53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11:25:07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11:26:53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11:32:11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12:04:06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22:03:05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22:05:07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22:07:39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22:08:50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22:17:37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5:57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10:11:26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10:14:43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10:55:19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16:22:06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16:22:35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16:25:24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16:27:33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17:07:25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19:47:10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22.03.2024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0:04:44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22.03.2024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0:08:11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22.03.2024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11:54:42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22.03.2024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12:55:12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22.03.2024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13:09:50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11:20:46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12:21:09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14:03:33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15:25:51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15:30:35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24.03.2024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15:32:51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19:40:03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19:45:39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19:46:19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19:47:45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19:51:44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20:01:48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20:06:58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25.03.2024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20:16:19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26.03.2024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7:16:31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21:53:27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22:04:10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22:21:25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23:43:21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9:08:23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9:09:38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13:32:01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19:30:56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19:56:54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20:27:29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28.03.2024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20:38:55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19:16:51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19:33:33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20:10:47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Исход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20:11:10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20:14:52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20:52:40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21:45:59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29.03.2024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20:52:40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30.03.2024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8:04:54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0:12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rPr/>
            </w:pPr>
            <w:r w:rsidDel="00000000" w:rsidR="00000000" w:rsidRPr="00000000">
              <w:rPr>
                <w:rtl w:val="0"/>
              </w:rPr>
              <w:t xml:space="preserve">30.03.2024</w:t>
            </w:r>
          </w:p>
          <w:p w:rsidR="00000000" w:rsidDel="00000000" w:rsidP="00000000" w:rsidRDefault="00000000" w:rsidRPr="00000000" w14:paraId="0000057F">
            <w:pPr>
              <w:rPr/>
            </w:pPr>
            <w:r w:rsidDel="00000000" w:rsidR="00000000" w:rsidRPr="00000000">
              <w:rPr>
                <w:rtl w:val="0"/>
              </w:rPr>
              <w:t xml:space="preserve">Jami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8:15:48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Вход звонок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0:28</w:t>
            </w:r>
          </w:p>
          <w:p w:rsidR="00000000" w:rsidDel="00000000" w:rsidP="00000000" w:rsidRDefault="00000000" w:rsidRPr="00000000" w14:paraId="0000058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1:00</w:t>
            </w:r>
          </w:p>
          <w:p w:rsidR="00000000" w:rsidDel="00000000" w:rsidP="00000000" w:rsidRDefault="00000000" w:rsidRPr="00000000" w14:paraId="000005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1.Bir oy davomida nech martta gaplashilganini bilish uchun: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2.Bir oy davomida necha minut gaplashilganini aniqlaymiz:</w:t>
      </w:r>
    </w:p>
    <w:p w:rsidR="00000000" w:rsidDel="00000000" w:rsidP="00000000" w:rsidRDefault="00000000" w:rsidRPr="00000000" w14:paraId="000005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Ushbu buyruqlar ketma-ketligini har bir soʻzlashuv davomiyligi uchun qoʻllab, Diskret tasodifiy miqdorni quyidagicha taqsimot qonuniga ega boʻlamiz:</w:t>
      </w:r>
    </w:p>
    <w:p w:rsidR="00000000" w:rsidDel="00000000" w:rsidP="00000000" w:rsidRDefault="00000000" w:rsidRPr="00000000" w14:paraId="000005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747451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7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Ehtimollik diogrammasi</w:t>
      </w:r>
    </w:p>
    <w:p w:rsidR="00000000" w:rsidDel="00000000" w:rsidP="00000000" w:rsidRDefault="00000000" w:rsidRPr="00000000" w14:paraId="000005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Emperik taqsimot funksiyasi:</w:t>
      </w:r>
    </w:p>
    <w:p w:rsidR="00000000" w:rsidDel="00000000" w:rsidP="00000000" w:rsidRDefault="00000000" w:rsidRPr="00000000" w14:paraId="000005A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P(X eX)=Fn(x)={ 0,agar x (e) 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5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0,167,agar x&lt;=1 X(E) 2</w:t>
      </w:r>
    </w:p>
    <w:p w:rsidR="00000000" w:rsidDel="00000000" w:rsidP="00000000" w:rsidRDefault="00000000" w:rsidRPr="00000000" w14:paraId="000005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0,044,agar x&lt;=2 X(E) 3</w:t>
      </w:r>
    </w:p>
    <w:p w:rsidR="00000000" w:rsidDel="00000000" w:rsidP="00000000" w:rsidRDefault="00000000" w:rsidRPr="00000000" w14:paraId="000005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0,0223,agar x&lt;=3 X(E) 4</w:t>
      </w:r>
    </w:p>
    <w:p w:rsidR="00000000" w:rsidDel="00000000" w:rsidP="00000000" w:rsidRDefault="00000000" w:rsidRPr="00000000" w14:paraId="000005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0,0074,agar x&lt;=4 X(E) 5</w:t>
      </w:r>
    </w:p>
    <w:p w:rsidR="00000000" w:rsidDel="00000000" w:rsidP="00000000" w:rsidRDefault="00000000" w:rsidRPr="00000000" w14:paraId="000005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0,0037,agar x&lt;=5X(E) 6</w:t>
      </w:r>
    </w:p>
    <w:p w:rsidR="00000000" w:rsidDel="00000000" w:rsidP="00000000" w:rsidRDefault="00000000" w:rsidRPr="00000000" w14:paraId="000005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0,agar x&lt;=8 X(E) 13</w:t>
      </w:r>
    </w:p>
    <w:p w:rsidR="00000000" w:rsidDel="00000000" w:rsidP="00000000" w:rsidRDefault="00000000" w:rsidRPr="00000000" w14:paraId="000005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6.Matematik Kutilmasi:</w:t>
      </w:r>
    </w:p>
    <w:p w:rsidR="00000000" w:rsidDel="00000000" w:rsidP="00000000" w:rsidRDefault="00000000" w:rsidRPr="00000000" w14:paraId="000005B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7305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7. Dispersiyasini Hisoblaymiz  Xi+Pi</w:t>
      </w:r>
    </w:p>
    <w:p w:rsidR="00000000" w:rsidDel="00000000" w:rsidP="00000000" w:rsidRDefault="00000000" w:rsidRPr="00000000" w14:paraId="000005B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8.O’rtacha Kvadratik Chetlanishni topish uchun dispersiyadan ildiz olamiz</w:t>
      </w:r>
    </w:p>
    <w:p w:rsidR="00000000" w:rsidDel="00000000" w:rsidP="00000000" w:rsidRDefault="00000000" w:rsidRPr="00000000" w14:paraId="000005B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8067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>
          <w:ins w:author="Backend Backend" w:id="0" w:date="2024-05-12T14:28:49Z"/>
          <w:rFonts w:ascii="Times New Roman" w:cs="Times New Roman" w:eastAsia="Times New Roman" w:hAnsi="Times New Roman"/>
          <w:sz w:val="26"/>
          <w:szCs w:val="26"/>
        </w:rPr>
      </w:pPr>
      <w:ins w:author="Backend Backend" w:id="0" w:date="2024-05-12T14:28:49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5BA">
      <w:pPr>
        <w:rPr>
          <w:ins w:author="Backend Backend" w:id="0" w:date="2024-05-12T14:28:49Z"/>
          <w:rFonts w:ascii="Times New Roman" w:cs="Times New Roman" w:eastAsia="Times New Roman" w:hAnsi="Times New Roman"/>
          <w:sz w:val="26"/>
          <w:szCs w:val="26"/>
        </w:rPr>
      </w:pPr>
      <w:ins w:author="Backend Backend" w:id="0" w:date="2024-05-12T14:28:49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5BB">
      <w:pPr>
        <w:rPr>
          <w:ins w:author="Backend Backend" w:id="0" w:date="2024-05-12T14:28:49Z"/>
          <w:rFonts w:ascii="Times New Roman" w:cs="Times New Roman" w:eastAsia="Times New Roman" w:hAnsi="Times New Roman"/>
          <w:sz w:val="26"/>
          <w:szCs w:val="26"/>
        </w:rPr>
      </w:pPr>
      <w:ins w:author="Backend Backend" w:id="0" w:date="2024-05-12T14:28:49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5BC">
      <w:pPr>
        <w:rPr>
          <w:ins w:author="Backend Backend" w:id="0" w:date="2024-05-12T14:28:49Z"/>
          <w:rFonts w:ascii="Times New Roman" w:cs="Times New Roman" w:eastAsia="Times New Roman" w:hAnsi="Times New Roman"/>
          <w:sz w:val="26"/>
          <w:szCs w:val="26"/>
        </w:rPr>
      </w:pPr>
      <w:ins w:author="Backend Backend" w:id="0" w:date="2024-05-12T14:28:49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5BD">
      <w:pPr>
        <w:rPr>
          <w:ins w:author="Backend Backend" w:id="0" w:date="2024-05-12T14:28:49Z"/>
          <w:rFonts w:ascii="Times New Roman" w:cs="Times New Roman" w:eastAsia="Times New Roman" w:hAnsi="Times New Roman"/>
          <w:sz w:val="26"/>
          <w:szCs w:val="26"/>
        </w:rPr>
      </w:pPr>
      <w:ins w:author="Backend Backend" w:id="0" w:date="2024-05-12T14:28:49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5BE">
      <w:pPr>
        <w:rPr>
          <w:ins w:author="Backend Backend" w:id="0" w:date="2024-05-12T14:28:49Z"/>
          <w:rFonts w:ascii="Times New Roman" w:cs="Times New Roman" w:eastAsia="Times New Roman" w:hAnsi="Times New Roman"/>
          <w:sz w:val="26"/>
          <w:szCs w:val="26"/>
        </w:rPr>
      </w:pPr>
      <w:ins w:author="Backend Backend" w:id="0" w:date="2024-05-12T14:28:49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5BF">
      <w:pPr>
        <w:rPr>
          <w:ins w:author="Backend Backend" w:id="0" w:date="2024-05-12T14:28:49Z"/>
          <w:rFonts w:ascii="Times New Roman" w:cs="Times New Roman" w:eastAsia="Times New Roman" w:hAnsi="Times New Roman"/>
          <w:sz w:val="26"/>
          <w:szCs w:val="26"/>
        </w:rPr>
      </w:pPr>
      <w:ins w:author="Backend Backend" w:id="0" w:date="2024-05-12T14:28:49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5C0">
      <w:pPr>
        <w:rPr>
          <w:ins w:author="Backend Backend" w:id="0" w:date="2024-05-12T14:28:49Z"/>
          <w:rFonts w:ascii="Times New Roman" w:cs="Times New Roman" w:eastAsia="Times New Roman" w:hAnsi="Times New Roman"/>
          <w:sz w:val="26"/>
          <w:szCs w:val="26"/>
        </w:rPr>
      </w:pPr>
      <w:ins w:author="Backend Backend" w:id="0" w:date="2024-05-12T14:28:49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5C1">
      <w:pPr>
        <w:rPr>
          <w:ins w:author="Backend Backend" w:id="0" w:date="2024-05-12T14:28:49Z"/>
          <w:rFonts w:ascii="Times New Roman" w:cs="Times New Roman" w:eastAsia="Times New Roman" w:hAnsi="Times New Roman"/>
          <w:sz w:val="26"/>
          <w:szCs w:val="26"/>
        </w:rPr>
      </w:pPr>
      <w:ins w:author="Backend Backend" w:id="0" w:date="2024-05-12T14:28:49Z">
        <w:r w:rsidDel="00000000" w:rsidR="00000000" w:rsidRPr="00000000">
          <w:rPr>
            <w:rFonts w:ascii="Times New Roman" w:cs="Times New Roman" w:eastAsia="Times New Roman" w:hAnsi="Times New Roman"/>
            <w:sz w:val="26"/>
            <w:szCs w:val="26"/>
            <w:rtl w:val="0"/>
          </w:rPr>
          <w:t xml:space="preserve">9.Modasi topish</w:t>
        </w:r>
      </w:ins>
    </w:p>
    <w:p w:rsidR="00000000" w:rsidDel="00000000" w:rsidP="00000000" w:rsidRDefault="00000000" w:rsidRPr="00000000" w14:paraId="000005C2">
      <w:pPr>
        <w:rPr>
          <w:ins w:author="Backend Backend" w:id="0" w:date="2024-05-12T14:28:49Z"/>
          <w:rFonts w:ascii="Times New Roman" w:cs="Times New Roman" w:eastAsia="Times New Roman" w:hAnsi="Times New Roman"/>
          <w:sz w:val="26"/>
          <w:szCs w:val="26"/>
        </w:rPr>
      </w:pPr>
      <w:ins w:author="Backend Backend" w:id="0" w:date="2024-05-12T14:28:49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5C3">
      <w:pPr>
        <w:rPr>
          <w:ins w:author="Backend Backend" w:id="0" w:date="2024-05-12T14:28:49Z"/>
          <w:rFonts w:ascii="Times New Roman" w:cs="Times New Roman" w:eastAsia="Times New Roman" w:hAnsi="Times New Roman"/>
          <w:sz w:val="26"/>
          <w:szCs w:val="26"/>
        </w:rPr>
      </w:pPr>
      <w:ins w:author="Backend Backend" w:id="0" w:date="2024-05-12T14:28:49Z">
        <w:r w:rsidDel="00000000" w:rsidR="00000000" w:rsidRPr="00000000">
          <w:rPr>
            <w:rFonts w:ascii="Times New Roman" w:cs="Times New Roman" w:eastAsia="Times New Roman" w:hAnsi="Times New Roman"/>
            <w:sz w:val="26"/>
            <w:szCs w:val="26"/>
          </w:rPr>
          <w:drawing>
            <wp:inline distB="114300" distT="114300" distL="114300" distR="114300">
              <wp:extent cx="5731200" cy="2806700"/>
              <wp:effectExtent b="0" l="0" r="0" t="0"/>
              <wp:docPr id="10" name="image6.jpg"/>
              <a:graphic>
                <a:graphicData uri="http://schemas.openxmlformats.org/drawingml/2006/picture">
                  <pic:pic>
                    <pic:nvPicPr>
                      <pic:cNvPr id="0" name="image6.jp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2806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5C4">
      <w:pPr>
        <w:rPr>
          <w:ins w:author="Backend Backend" w:id="0" w:date="2024-05-12T14:28:49Z"/>
          <w:rFonts w:ascii="Times New Roman" w:cs="Times New Roman" w:eastAsia="Times New Roman" w:hAnsi="Times New Roman"/>
          <w:sz w:val="26"/>
          <w:szCs w:val="26"/>
        </w:rPr>
      </w:pPr>
      <w:ins w:author="Backend Backend" w:id="0" w:date="2024-05-12T14:28:49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5C5">
      <w:pPr>
        <w:rPr>
          <w:ins w:author="Backend Backend" w:id="0" w:date="2024-05-12T14:28:49Z"/>
          <w:rFonts w:ascii="Times New Roman" w:cs="Times New Roman" w:eastAsia="Times New Roman" w:hAnsi="Times New Roman"/>
          <w:sz w:val="26"/>
          <w:szCs w:val="26"/>
        </w:rPr>
      </w:pPr>
      <w:ins w:author="Backend Backend" w:id="0" w:date="2024-05-12T14:28:49Z">
        <w:r w:rsidDel="00000000" w:rsidR="00000000" w:rsidRPr="00000000">
          <w:rPr>
            <w:rFonts w:ascii="Times New Roman" w:cs="Times New Roman" w:eastAsia="Times New Roman" w:hAnsi="Times New Roman"/>
            <w:sz w:val="26"/>
            <w:szCs w:val="26"/>
            <w:rtl w:val="0"/>
          </w:rPr>
          <w:t xml:space="preserve">10. Taqsimot funksiyasi Diogrammasi</w:t>
        </w:r>
      </w:ins>
    </w:p>
    <w:p w:rsidR="00000000" w:rsidDel="00000000" w:rsidP="00000000" w:rsidRDefault="00000000" w:rsidRPr="00000000" w14:paraId="000005C6">
      <w:pPr>
        <w:rPr>
          <w:ins w:author="Backend Backend" w:id="0" w:date="2024-05-12T14:28:49Z"/>
          <w:rFonts w:ascii="Times New Roman" w:cs="Times New Roman" w:eastAsia="Times New Roman" w:hAnsi="Times New Roman"/>
          <w:sz w:val="26"/>
          <w:szCs w:val="26"/>
        </w:rPr>
      </w:pPr>
      <w:ins w:author="Backend Backend" w:id="0" w:date="2024-05-12T14:28:49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5C7">
      <w:pPr>
        <w:rPr>
          <w:color w:val="ffffff"/>
          <w:rPrChange w:author="Backend Backend" w:id="1" w:date="2024-05-12T14:28:49Z">
            <w:rPr>
              <w:sz w:val="24"/>
              <w:szCs w:val="24"/>
            </w:rPr>
          </w:rPrChange>
        </w:rPr>
      </w:pPr>
      <w:ins w:author="Backend Backend" w:id="0" w:date="2024-05-12T14:28:49Z">
        <w:r w:rsidDel="00000000" w:rsidR="00000000" w:rsidRPr="00000000">
          <w:rPr>
            <w:rFonts w:ascii="Times New Roman" w:cs="Times New Roman" w:eastAsia="Times New Roman" w:hAnsi="Times New Roman"/>
            <w:sz w:val="26"/>
            <w:szCs w:val="26"/>
          </w:rPr>
          <w:drawing>
            <wp:inline distB="114300" distT="114300" distL="114300" distR="114300">
              <wp:extent cx="5731200" cy="3263900"/>
              <wp:effectExtent b="0" l="0" r="0" t="0"/>
              <wp:docPr id="3" name="image10.jpg"/>
              <a:graphic>
                <a:graphicData uri="http://schemas.openxmlformats.org/drawingml/2006/picture">
                  <pic:pic>
                    <pic:nvPicPr>
                      <pic:cNvPr id="0" name="image10.jp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263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1.png"/><Relationship Id="rId13" Type="http://schemas.openxmlformats.org/officeDocument/2006/relationships/image" Target="media/image4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4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